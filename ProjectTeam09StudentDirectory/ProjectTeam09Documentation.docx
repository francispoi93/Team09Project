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6D90D" w14:textId="5C47CBE2" w:rsidR="00C6554A" w:rsidRPr="008B5277" w:rsidRDefault="00C6554A" w:rsidP="0EBD8CF1">
      <w:pPr>
        <w:pStyle w:val="Photo"/>
        <w:rPr>
          <w:sz w:val="20"/>
          <w:szCs w:val="20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1E61B160" w14:textId="264BB6B1" w:rsidR="00C6554A" w:rsidRDefault="0EBD8CF1" w:rsidP="0EBD8CF1">
      <w:pPr>
        <w:pStyle w:val="Title"/>
        <w:rPr>
          <w:sz w:val="52"/>
          <w:szCs w:val="52"/>
        </w:rPr>
      </w:pPr>
      <w:r w:rsidRPr="0EBD8CF1">
        <w:rPr>
          <w:sz w:val="56"/>
          <w:szCs w:val="56"/>
        </w:rPr>
        <w:t>*Student Directory*</w:t>
      </w:r>
    </w:p>
    <w:p w14:paraId="24DE67B3" w14:textId="4A6064BA" w:rsidR="00C6554A" w:rsidRPr="00D5413C" w:rsidRDefault="0EBD8CF1" w:rsidP="0EBD8CF1">
      <w:pPr>
        <w:pStyle w:val="Subtitle"/>
        <w:rPr>
          <w:sz w:val="22"/>
        </w:rPr>
      </w:pPr>
      <w:r w:rsidRPr="0EBD8CF1">
        <w:rPr>
          <w:sz w:val="24"/>
          <w:szCs w:val="24"/>
        </w:rPr>
        <w:t xml:space="preserve">Team 09 </w:t>
      </w:r>
    </w:p>
    <w:p w14:paraId="641BEE26" w14:textId="77777777" w:rsidR="002D64A1" w:rsidRDefault="0EBD8CF1" w:rsidP="0EBD8CF1">
      <w:pPr>
        <w:pStyle w:val="ContactInfo"/>
        <w:rPr>
          <w:sz w:val="18"/>
          <w:szCs w:val="18"/>
        </w:rPr>
      </w:pPr>
      <w:r w:rsidRPr="0EBD8CF1">
        <w:rPr>
          <w:sz w:val="20"/>
          <w:szCs w:val="20"/>
        </w:rPr>
        <w:t>Project Lead: Gregory Billings</w:t>
      </w:r>
    </w:p>
    <w:p w14:paraId="033CFDDF" w14:textId="37DF30F5" w:rsidR="00C6554A" w:rsidRDefault="0EBD8CF1" w:rsidP="0EBD8CF1">
      <w:pPr>
        <w:pStyle w:val="ContactInfo"/>
        <w:rPr>
          <w:sz w:val="20"/>
          <w:szCs w:val="20"/>
        </w:rPr>
      </w:pPr>
      <w:r w:rsidRPr="0EBD8CF1">
        <w:rPr>
          <w:sz w:val="20"/>
          <w:szCs w:val="20"/>
        </w:rPr>
        <w:t xml:space="preserve"> Team Members: Gregory Billings, Francis Poirier</w:t>
      </w:r>
      <w:r w:rsidR="00F102A6" w:rsidRPr="0EBD8CF1">
        <w:rPr>
          <w:sz w:val="20"/>
          <w:szCs w:val="20"/>
        </w:rPr>
        <w:br w:type="page"/>
      </w:r>
    </w:p>
    <w:p w14:paraId="55E3FE32" w14:textId="47BFA14E" w:rsidR="00C6554A" w:rsidRDefault="0EBD8CF1" w:rsidP="0EBD8CF1">
      <w:pPr>
        <w:pStyle w:val="Heading1"/>
        <w:rPr>
          <w:sz w:val="24"/>
          <w:szCs w:val="24"/>
        </w:rPr>
      </w:pPr>
      <w:r w:rsidRPr="0EBD8CF1">
        <w:rPr>
          <w:sz w:val="28"/>
          <w:szCs w:val="28"/>
        </w:rPr>
        <w:lastRenderedPageBreak/>
        <w:t>Project Description:</w:t>
      </w:r>
    </w:p>
    <w:p w14:paraId="33BF992E" w14:textId="756FA4E3" w:rsidR="1BD915A1" w:rsidRDefault="150C648F" w:rsidP="0EBD8CF1">
      <w:pPr>
        <w:pStyle w:val="ListBullet"/>
        <w:numPr>
          <w:ilvl w:val="0"/>
          <w:numId w:val="0"/>
        </w:numPr>
        <w:ind w:left="360"/>
        <w:rPr>
          <w:sz w:val="20"/>
          <w:szCs w:val="20"/>
        </w:rPr>
      </w:pPr>
      <w:r w:rsidRPr="150C648F">
        <w:rPr>
          <w:sz w:val="20"/>
          <w:szCs w:val="20"/>
        </w:rPr>
        <w:t>Software as a service student directory package beta of the standard package, this would be of interest to any tutoring service, school district or post-secondary education. The project at completion will have a basic GUI setup that</w:t>
      </w:r>
      <w:r w:rsidR="00BA7DB9">
        <w:rPr>
          <w:sz w:val="20"/>
          <w:szCs w:val="20"/>
        </w:rPr>
        <w:t xml:space="preserve"> </w:t>
      </w:r>
      <w:r w:rsidRPr="150C648F">
        <w:rPr>
          <w:sz w:val="20"/>
          <w:szCs w:val="20"/>
        </w:rPr>
        <w:t>allow</w:t>
      </w:r>
      <w:r w:rsidR="00BA7DB9">
        <w:rPr>
          <w:sz w:val="20"/>
          <w:szCs w:val="20"/>
        </w:rPr>
        <w:t>s</w:t>
      </w:r>
      <w:r w:rsidRPr="150C648F">
        <w:rPr>
          <w:sz w:val="20"/>
          <w:szCs w:val="20"/>
        </w:rPr>
        <w:t xml:space="preserve"> for the addition of classes,</w:t>
      </w:r>
      <w:r w:rsidR="007648B4">
        <w:rPr>
          <w:sz w:val="20"/>
          <w:szCs w:val="20"/>
        </w:rPr>
        <w:t xml:space="preserve"> professor/student interaction, Administration </w:t>
      </w:r>
      <w:r w:rsidR="001B25F6">
        <w:rPr>
          <w:sz w:val="20"/>
          <w:szCs w:val="20"/>
        </w:rPr>
        <w:t xml:space="preserve">system </w:t>
      </w:r>
      <w:r w:rsidR="007648B4">
        <w:rPr>
          <w:sz w:val="20"/>
          <w:szCs w:val="20"/>
        </w:rPr>
        <w:t xml:space="preserve">modifying all of the values </w:t>
      </w:r>
      <w:r w:rsidR="00542C7B">
        <w:rPr>
          <w:sz w:val="20"/>
          <w:szCs w:val="20"/>
        </w:rPr>
        <w:t>of other users</w:t>
      </w:r>
      <w:r w:rsidR="007648B4">
        <w:rPr>
          <w:sz w:val="20"/>
          <w:szCs w:val="20"/>
        </w:rPr>
        <w:t>,</w:t>
      </w:r>
      <w:r w:rsidR="002037E1">
        <w:rPr>
          <w:sz w:val="20"/>
          <w:szCs w:val="20"/>
        </w:rPr>
        <w:t xml:space="preserve"> </w:t>
      </w:r>
      <w:r w:rsidRPr="150C648F">
        <w:rPr>
          <w:sz w:val="20"/>
          <w:szCs w:val="20"/>
        </w:rPr>
        <w:t xml:space="preserve">registration of classes and grading system all interacting with a backend database. Produced as a byproduct of main development </w:t>
      </w:r>
      <w:r w:rsidR="00164F15">
        <w:rPr>
          <w:sz w:val="20"/>
          <w:szCs w:val="20"/>
        </w:rPr>
        <w:t>was reviews we received during check in times and an azure database setup</w:t>
      </w:r>
      <w:r w:rsidR="00C04399">
        <w:rPr>
          <w:sz w:val="20"/>
          <w:szCs w:val="20"/>
        </w:rPr>
        <w:t xml:space="preserve"> for continued use</w:t>
      </w:r>
      <w:r w:rsidRPr="150C648F">
        <w:rPr>
          <w:sz w:val="20"/>
          <w:szCs w:val="20"/>
        </w:rPr>
        <w:t xml:space="preserve">. For the completion of the project, the key requirements </w:t>
      </w:r>
      <w:r w:rsidR="007B03FD">
        <w:rPr>
          <w:sz w:val="20"/>
          <w:szCs w:val="20"/>
        </w:rPr>
        <w:t>we</w:t>
      </w:r>
      <w:r w:rsidRPr="150C648F">
        <w:rPr>
          <w:sz w:val="20"/>
          <w:szCs w:val="20"/>
        </w:rPr>
        <w:t>re as follows: developing database infrastructure, designing an intuitive GUI</w:t>
      </w:r>
      <w:r w:rsidR="00ED7182">
        <w:rPr>
          <w:sz w:val="20"/>
          <w:szCs w:val="20"/>
        </w:rPr>
        <w:t>, developing backend processing</w:t>
      </w:r>
      <w:r w:rsidRPr="150C648F">
        <w:rPr>
          <w:sz w:val="20"/>
          <w:szCs w:val="20"/>
        </w:rPr>
        <w:t xml:space="preserve">, </w:t>
      </w:r>
      <w:r w:rsidR="005F0BD1">
        <w:rPr>
          <w:sz w:val="20"/>
          <w:szCs w:val="20"/>
        </w:rPr>
        <w:t xml:space="preserve">and </w:t>
      </w:r>
      <w:r w:rsidRPr="150C648F">
        <w:rPr>
          <w:sz w:val="20"/>
          <w:szCs w:val="20"/>
        </w:rPr>
        <w:t>proper testing of the application</w:t>
      </w:r>
      <w:r w:rsidR="005F0BD1">
        <w:rPr>
          <w:sz w:val="20"/>
          <w:szCs w:val="20"/>
        </w:rPr>
        <w:t>.</w:t>
      </w:r>
    </w:p>
    <w:p w14:paraId="7FD15A3B" w14:textId="42C42D76" w:rsidR="00377942" w:rsidRDefault="150C648F" w:rsidP="0EBD8CF1">
      <w:pPr>
        <w:pStyle w:val="Heading1"/>
        <w:rPr>
          <w:sz w:val="24"/>
          <w:szCs w:val="24"/>
        </w:rPr>
      </w:pPr>
      <w:r w:rsidRPr="150C648F">
        <w:rPr>
          <w:sz w:val="28"/>
          <w:szCs w:val="28"/>
        </w:rPr>
        <w:t>Process Model:</w:t>
      </w:r>
    </w:p>
    <w:p w14:paraId="0E7D3936" w14:textId="5CB65128" w:rsidR="150C648F" w:rsidRDefault="150C648F" w:rsidP="150C648F">
      <w:pPr>
        <w:spacing w:after="160" w:line="259" w:lineRule="auto"/>
      </w:pPr>
      <w:r>
        <w:rPr>
          <w:noProof/>
        </w:rPr>
        <w:drawing>
          <wp:inline distT="0" distB="0" distL="0" distR="0" wp14:anchorId="01912241" wp14:editId="66EF5D58">
            <wp:extent cx="2752725" cy="1565612"/>
            <wp:effectExtent l="0" t="0" r="0" b="0"/>
            <wp:docPr id="1482920325" name="Picture 148292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1E6D9" wp14:editId="6CFFDA81">
            <wp:extent cx="4064000" cy="1905000"/>
            <wp:effectExtent l="0" t="0" r="0" b="0"/>
            <wp:docPr id="768891915" name="Picture 76889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D5F" w14:textId="41899927" w:rsidR="150C648F" w:rsidRDefault="150C648F" w:rsidP="150C648F">
      <w:pPr>
        <w:spacing w:after="160" w:line="259" w:lineRule="auto"/>
      </w:pPr>
      <w:r>
        <w:rPr>
          <w:noProof/>
        </w:rPr>
        <w:drawing>
          <wp:inline distT="0" distB="0" distL="0" distR="0" wp14:anchorId="0B1602C4" wp14:editId="086CF93B">
            <wp:extent cx="3930316" cy="1866900"/>
            <wp:effectExtent l="0" t="0" r="0" b="0"/>
            <wp:docPr id="1040489622" name="Picture 1040489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31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415F" w14:textId="5D499A1C" w:rsidR="150C648F" w:rsidRDefault="150C648F" w:rsidP="150C648F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328AF182" wp14:editId="1B525978">
            <wp:extent cx="4572000" cy="1724025"/>
            <wp:effectExtent l="0" t="0" r="0" b="0"/>
            <wp:docPr id="983787670" name="Picture 983787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CB11" w14:textId="77777777" w:rsidR="00214A74" w:rsidRDefault="0EBD8CF1" w:rsidP="0EBD8CF1">
      <w:pPr>
        <w:pStyle w:val="Heading1"/>
        <w:rPr>
          <w:sz w:val="24"/>
          <w:szCs w:val="24"/>
        </w:rPr>
      </w:pPr>
      <w:r w:rsidRPr="0EBD8CF1">
        <w:rPr>
          <w:sz w:val="28"/>
          <w:szCs w:val="28"/>
        </w:rPr>
        <w:t>Database Model:</w:t>
      </w:r>
    </w:p>
    <w:p w14:paraId="2C6BD5CA" w14:textId="6E5AB907" w:rsidR="1BD915A1" w:rsidRDefault="000B3CC9" w:rsidP="0EBD8CF1">
      <w:pPr>
        <w:rPr>
          <w:rFonts w:ascii="Constantia" w:eastAsia="Constantia" w:hAnsi="Constantia" w:cs="Constantia"/>
          <w:sz w:val="18"/>
          <w:szCs w:val="18"/>
        </w:rPr>
      </w:pPr>
      <w:hyperlink r:id="rId14">
        <w:r w:rsidR="150C648F" w:rsidRPr="150C648F">
          <w:rPr>
            <w:rStyle w:val="Hyperlink"/>
            <w:rFonts w:ascii="Constantia" w:eastAsia="Constantia" w:hAnsi="Constantia" w:cs="Constantia"/>
            <w:sz w:val="20"/>
            <w:szCs w:val="20"/>
          </w:rPr>
          <w:t>https://www.lucidchart.co</w:t>
        </w:r>
        <w:r w:rsidR="150C648F" w:rsidRPr="150C648F">
          <w:rPr>
            <w:rStyle w:val="Hyperlink"/>
            <w:rFonts w:ascii="Constantia" w:eastAsia="Constantia" w:hAnsi="Constantia" w:cs="Constantia"/>
            <w:sz w:val="20"/>
            <w:szCs w:val="20"/>
          </w:rPr>
          <w:t>m</w:t>
        </w:r>
        <w:r w:rsidR="150C648F" w:rsidRPr="150C648F">
          <w:rPr>
            <w:rStyle w:val="Hyperlink"/>
            <w:rFonts w:ascii="Constantia" w:eastAsia="Constantia" w:hAnsi="Constantia" w:cs="Constantia"/>
            <w:sz w:val="20"/>
            <w:szCs w:val="20"/>
          </w:rPr>
          <w:t>/invitations/accept/c242a653-1e07-41f3-8311-0bb3a399eebd</w:t>
        </w:r>
      </w:hyperlink>
    </w:p>
    <w:p w14:paraId="6ED21D6B" w14:textId="3D898406" w:rsidR="150C648F" w:rsidRDefault="150C648F" w:rsidP="150C648F">
      <w:pPr>
        <w:rPr>
          <w:ins w:id="5" w:author="Billings, Greg A." w:date="2020-03-14T05:37:00Z"/>
        </w:rPr>
      </w:pPr>
      <w:r>
        <w:rPr>
          <w:noProof/>
        </w:rPr>
        <w:drawing>
          <wp:inline distT="0" distB="0" distL="0" distR="0" wp14:anchorId="656B67E0" wp14:editId="70BEA09E">
            <wp:extent cx="4418693" cy="3568218"/>
            <wp:effectExtent l="0" t="0" r="0" b="0"/>
            <wp:docPr id="1115178998" name="Picture 1115178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9" t="22386" r="23632" b="8247"/>
                    <a:stretch>
                      <a:fillRect/>
                    </a:stretch>
                  </pic:blipFill>
                  <pic:spPr>
                    <a:xfrm>
                      <a:off x="0" y="0"/>
                      <a:ext cx="4418693" cy="356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1830" w14:textId="77777777" w:rsidR="00214A74" w:rsidRDefault="0EBD8CF1" w:rsidP="0EBD8CF1">
      <w:pPr>
        <w:pStyle w:val="Heading1"/>
        <w:rPr>
          <w:sz w:val="24"/>
          <w:szCs w:val="24"/>
        </w:rPr>
      </w:pPr>
      <w:r w:rsidRPr="0EBD8CF1">
        <w:rPr>
          <w:sz w:val="28"/>
          <w:szCs w:val="28"/>
        </w:rPr>
        <w:t>User Interface:</w:t>
      </w:r>
    </w:p>
    <w:p w14:paraId="2760972A" w14:textId="2630F98F" w:rsidR="2AF64315" w:rsidRDefault="0EBD8CF1" w:rsidP="0EBD8CF1">
      <w:pPr>
        <w:pStyle w:val="ListParagraph"/>
        <w:numPr>
          <w:ilvl w:val="0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>Login screen – Username and password authentication. Will lead to main screen based on user permissions.</w:t>
      </w:r>
      <w:r w:rsidR="002A46B2">
        <w:rPr>
          <w:rFonts w:ascii="Calibri" w:eastAsia="Calibri" w:hAnsi="Calibri" w:cs="Calibri"/>
          <w:sz w:val="20"/>
          <w:szCs w:val="20"/>
        </w:rPr>
        <w:t xml:space="preserve"> For ease of access for grading and since this is a beta version, login logic can be bypassed by writing “admin”, “professor” or “student”</w:t>
      </w:r>
      <w:r w:rsidR="00DF3DB8">
        <w:rPr>
          <w:rFonts w:ascii="Calibri" w:eastAsia="Calibri" w:hAnsi="Calibri" w:cs="Calibri"/>
          <w:sz w:val="20"/>
          <w:szCs w:val="20"/>
        </w:rPr>
        <w:t xml:space="preserve"> in the </w:t>
      </w:r>
      <w:r w:rsidR="00441F2B">
        <w:rPr>
          <w:rFonts w:ascii="Calibri" w:eastAsia="Calibri" w:hAnsi="Calibri" w:cs="Calibri"/>
          <w:sz w:val="20"/>
          <w:szCs w:val="20"/>
        </w:rPr>
        <w:t>user Id</w:t>
      </w:r>
      <w:r w:rsidR="00DF3DB8">
        <w:rPr>
          <w:rFonts w:ascii="Calibri" w:eastAsia="Calibri" w:hAnsi="Calibri" w:cs="Calibri"/>
          <w:sz w:val="20"/>
          <w:szCs w:val="20"/>
        </w:rPr>
        <w:t xml:space="preserve"> input</w:t>
      </w:r>
      <w:r w:rsidR="002A46B2">
        <w:rPr>
          <w:rFonts w:ascii="Calibri" w:eastAsia="Calibri" w:hAnsi="Calibri" w:cs="Calibri"/>
          <w:sz w:val="20"/>
          <w:szCs w:val="20"/>
        </w:rPr>
        <w:t xml:space="preserve"> to get to associated forms</w:t>
      </w:r>
      <w:r w:rsidR="00C253C0">
        <w:rPr>
          <w:rFonts w:ascii="Calibri" w:eastAsia="Calibri" w:hAnsi="Calibri" w:cs="Calibri"/>
          <w:sz w:val="20"/>
          <w:szCs w:val="20"/>
        </w:rPr>
        <w:t>.</w:t>
      </w:r>
    </w:p>
    <w:p w14:paraId="66EC1FCE" w14:textId="1ED36D33" w:rsidR="2AF64315" w:rsidRDefault="150C648F" w:rsidP="0EBD8CF1">
      <w:pPr>
        <w:pStyle w:val="ListParagraph"/>
        <w:numPr>
          <w:ilvl w:val="0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 xml:space="preserve">Students - </w:t>
      </w:r>
    </w:p>
    <w:p w14:paraId="1EB2F495" w14:textId="4942F8F6" w:rsidR="00870CB2" w:rsidRPr="00025654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 xml:space="preserve"> Register </w:t>
      </w:r>
      <w:r w:rsidR="00025654">
        <w:rPr>
          <w:rFonts w:ascii="Calibri" w:eastAsia="Calibri" w:hAnsi="Calibri" w:cs="Calibri"/>
          <w:sz w:val="20"/>
          <w:szCs w:val="20"/>
        </w:rPr>
        <w:t>Course Button</w:t>
      </w:r>
    </w:p>
    <w:p w14:paraId="2955DCFF" w14:textId="483CBF17" w:rsidR="00025654" w:rsidRPr="00870CB2" w:rsidRDefault="00025654" w:rsidP="00025654">
      <w:pPr>
        <w:pStyle w:val="ListParagraph"/>
        <w:numPr>
          <w:ilvl w:val="2"/>
          <w:numId w:val="1"/>
        </w:numPr>
        <w:spacing w:after="160" w:line="259" w:lineRule="auto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Registers user </w:t>
      </w:r>
      <w:r w:rsidR="00D31E69">
        <w:rPr>
          <w:rFonts w:ascii="Calibri" w:eastAsia="Calibri" w:hAnsi="Calibri" w:cs="Calibri"/>
          <w:sz w:val="20"/>
          <w:szCs w:val="20"/>
        </w:rPr>
        <w:t xml:space="preserve">for the </w:t>
      </w:r>
      <w:r w:rsidR="00A93D03">
        <w:rPr>
          <w:rFonts w:ascii="Calibri" w:eastAsia="Calibri" w:hAnsi="Calibri" w:cs="Calibri"/>
          <w:sz w:val="20"/>
          <w:szCs w:val="20"/>
        </w:rPr>
        <w:t xml:space="preserve">course selected in the </w:t>
      </w:r>
      <w:r w:rsidR="008F304C">
        <w:rPr>
          <w:rFonts w:ascii="Calibri" w:eastAsia="Calibri" w:hAnsi="Calibri" w:cs="Calibri"/>
          <w:sz w:val="20"/>
          <w:szCs w:val="20"/>
        </w:rPr>
        <w:t>courses view</w:t>
      </w:r>
    </w:p>
    <w:p w14:paraId="7D19AEA2" w14:textId="3E1BE428" w:rsidR="001D6099" w:rsidRDefault="001D6099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>Courses Grid View</w:t>
      </w:r>
    </w:p>
    <w:p w14:paraId="4F0CB955" w14:textId="77DE2236" w:rsidR="001D6099" w:rsidRDefault="001D6099" w:rsidP="001D6099">
      <w:pPr>
        <w:pStyle w:val="ListParagraph"/>
        <w:numPr>
          <w:ilvl w:val="2"/>
          <w:numId w:val="1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Shows a list of </w:t>
      </w:r>
      <w:r w:rsidR="00672B4C">
        <w:rPr>
          <w:sz w:val="20"/>
          <w:szCs w:val="20"/>
        </w:rPr>
        <w:t xml:space="preserve">current courses that are available for </w:t>
      </w:r>
      <w:r w:rsidR="00806302">
        <w:rPr>
          <w:sz w:val="20"/>
          <w:szCs w:val="20"/>
        </w:rPr>
        <w:t>the user to register</w:t>
      </w:r>
    </w:p>
    <w:p w14:paraId="1FD35DD1" w14:textId="1E05633C" w:rsidR="00806302" w:rsidRDefault="00806302" w:rsidP="00806302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>Registered Grid View</w:t>
      </w:r>
    </w:p>
    <w:p w14:paraId="4FBCB6F5" w14:textId="6014DCE7" w:rsidR="00806302" w:rsidRPr="001D6099" w:rsidRDefault="00806302" w:rsidP="00806302">
      <w:pPr>
        <w:pStyle w:val="ListParagraph"/>
        <w:numPr>
          <w:ilvl w:val="2"/>
          <w:numId w:val="1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Shows all of the </w:t>
      </w:r>
      <w:r w:rsidR="00535C54">
        <w:rPr>
          <w:sz w:val="20"/>
          <w:szCs w:val="20"/>
        </w:rPr>
        <w:t>courses the user is registered in</w:t>
      </w:r>
    </w:p>
    <w:p w14:paraId="34FE0419" w14:textId="207D2C50" w:rsidR="00870CB2" w:rsidRPr="00870CB2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 xml:space="preserve">Drop a course </w:t>
      </w:r>
    </w:p>
    <w:p w14:paraId="7B01999E" w14:textId="48C7D332" w:rsidR="2AF64315" w:rsidRDefault="150C648F" w:rsidP="00870CB2">
      <w:pPr>
        <w:pStyle w:val="ListParagraph"/>
        <w:numPr>
          <w:ilvl w:val="2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Will load current registered courses in a gridview with the option to delete a course.</w:t>
      </w:r>
    </w:p>
    <w:p w14:paraId="4D0C8402" w14:textId="77777777" w:rsidR="00F56A7E" w:rsidRPr="00F56A7E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Show grades</w:t>
      </w:r>
    </w:p>
    <w:p w14:paraId="07FFBD41" w14:textId="7273518D" w:rsidR="2AF64315" w:rsidRDefault="150C648F" w:rsidP="00F56A7E">
      <w:pPr>
        <w:pStyle w:val="ListParagraph"/>
        <w:numPr>
          <w:ilvl w:val="2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Student selects a registered course from a gridview. This will load all the assignments and midterms on the clicked course that has been publicly shown to student. May look at the assignment/midterm breakdown if it has multiple sections (example: midterm – multiple choice, essay).</w:t>
      </w:r>
    </w:p>
    <w:p w14:paraId="133F0B5E" w14:textId="77777777" w:rsidR="00F52F2D" w:rsidRPr="00F52F2D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Show content</w:t>
      </w:r>
    </w:p>
    <w:p w14:paraId="172F052B" w14:textId="6D55E4FF" w:rsidR="2AF64315" w:rsidRDefault="150C648F" w:rsidP="00F52F2D">
      <w:pPr>
        <w:pStyle w:val="ListParagraph"/>
        <w:numPr>
          <w:ilvl w:val="2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Student select a registered course from a gridview. This will load all the current publicly available files of the clicked course (from file directory linked to professor)</w:t>
      </w:r>
    </w:p>
    <w:p w14:paraId="4281A5F2" w14:textId="77777777" w:rsidR="00BF71E5" w:rsidRPr="00BF71E5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Edit personal information</w:t>
      </w:r>
    </w:p>
    <w:p w14:paraId="2E53E1DE" w14:textId="16D34819" w:rsidR="1BD915A1" w:rsidRDefault="150C648F" w:rsidP="00BF71E5">
      <w:pPr>
        <w:pStyle w:val="ListParagraph"/>
        <w:numPr>
          <w:ilvl w:val="2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Will load the profile of a student to edit phone number, email, etc.</w:t>
      </w:r>
    </w:p>
    <w:p w14:paraId="1C49B2C9" w14:textId="4679ACA1" w:rsidR="2AF64315" w:rsidRDefault="2AF64315" w:rsidP="0EBD8CF1">
      <w:pPr>
        <w:spacing w:after="160" w:line="259" w:lineRule="auto"/>
        <w:ind w:firstLine="720"/>
        <w:rPr>
          <w:rFonts w:ascii="Calibri" w:eastAsia="Calibri" w:hAnsi="Calibri" w:cs="Calibri"/>
          <w:sz w:val="20"/>
          <w:szCs w:val="20"/>
        </w:rPr>
      </w:pPr>
    </w:p>
    <w:p w14:paraId="23D3AA4B" w14:textId="358E9785" w:rsidR="2AF64315" w:rsidRDefault="0EBD8CF1" w:rsidP="0EBD8CF1">
      <w:pPr>
        <w:pStyle w:val="ListParagraph"/>
        <w:numPr>
          <w:ilvl w:val="0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>Professors -</w:t>
      </w:r>
    </w:p>
    <w:p w14:paraId="44815F7A" w14:textId="3D1DD702" w:rsidR="2AF64315" w:rsidRDefault="150C648F" w:rsidP="0EBD8CF1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Course Information – Controls are a data grid view, drop-down list and two buttons. All controls are always displayed, the data grid view is an updated display of course information based on the last selected item in the drop-down list. The first button on this UI has the professor go to the grade's modification screen, and the second button brings the professor to a content modification screen.</w:t>
      </w:r>
    </w:p>
    <w:p w14:paraId="61A70462" w14:textId="38985A20" w:rsidR="2AF64315" w:rsidRDefault="150C648F" w:rsidP="0EBD8CF1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Modify Grades – Allows the professor to select a specific assignment. This will load a student list for that class in which grades can be modified and saves for the specific assignment.</w:t>
      </w:r>
    </w:p>
    <w:p w14:paraId="5471325A" w14:textId="43F46C2E" w:rsidR="2AF64315" w:rsidRDefault="150C648F" w:rsidP="0EBD8CF1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Modify content – Lists current content uploaded to the directory. This gives an option to either delete already uploaded content and upload new content.</w:t>
      </w:r>
    </w:p>
    <w:p w14:paraId="55FAE979" w14:textId="3376919D" w:rsidR="2AF64315" w:rsidRDefault="0EBD8CF1" w:rsidP="0EBD8CF1">
      <w:pPr>
        <w:pStyle w:val="ListParagraph"/>
        <w:numPr>
          <w:ilvl w:val="0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 xml:space="preserve">Admin </w:t>
      </w:r>
    </w:p>
    <w:p w14:paraId="21207499" w14:textId="6DA6B0E0" w:rsidR="1BD915A1" w:rsidRPr="00F873FA" w:rsidRDefault="0EBD8CF1" w:rsidP="0EBD8CF1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 xml:space="preserve">Main screen – </w:t>
      </w:r>
      <w:r w:rsidR="00F873FA">
        <w:rPr>
          <w:rFonts w:ascii="Calibri" w:eastAsia="Calibri" w:hAnsi="Calibri" w:cs="Calibri"/>
          <w:sz w:val="20"/>
          <w:szCs w:val="20"/>
        </w:rPr>
        <w:t>This form has 5 main controls:</w:t>
      </w:r>
    </w:p>
    <w:p w14:paraId="1AF16EBF" w14:textId="294DE6B7" w:rsidR="00F873FA" w:rsidRDefault="00C106EA" w:rsidP="00F873FA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CB248A">
        <w:rPr>
          <w:color w:val="000000" w:themeColor="text1"/>
          <w:sz w:val="20"/>
          <w:szCs w:val="20"/>
        </w:rPr>
        <w:t>User View Search</w:t>
      </w:r>
    </w:p>
    <w:p w14:paraId="2C98D106" w14:textId="776F5828" w:rsidR="00CB248A" w:rsidRDefault="00CB248A" w:rsidP="00CB248A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Input is userID that generates a form when the button is pressed</w:t>
      </w:r>
      <w:r w:rsidR="00243DB6">
        <w:rPr>
          <w:color w:val="000000" w:themeColor="text1"/>
          <w:sz w:val="20"/>
          <w:szCs w:val="20"/>
        </w:rPr>
        <w:t>.</w:t>
      </w:r>
    </w:p>
    <w:p w14:paraId="292E2C3D" w14:textId="32B35D08" w:rsidR="00CB248A" w:rsidRDefault="009F5637" w:rsidP="00CB248A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Report Open Button</w:t>
      </w:r>
    </w:p>
    <w:p w14:paraId="2604CEB4" w14:textId="4B6BD971" w:rsidR="009F5637" w:rsidRDefault="009F5637" w:rsidP="009F5637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Opens the report screen</w:t>
      </w:r>
    </w:p>
    <w:p w14:paraId="0381A71C" w14:textId="616E09CC" w:rsidR="009F5637" w:rsidRDefault="009F5637" w:rsidP="009F5637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 Course Button</w:t>
      </w:r>
    </w:p>
    <w:p w14:paraId="557ACB06" w14:textId="1FA9CBB7" w:rsidR="009F5637" w:rsidRDefault="009F5637" w:rsidP="009F5637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Opens the Course add</w:t>
      </w:r>
      <w:r w:rsidR="00811CF3">
        <w:rPr>
          <w:color w:val="000000" w:themeColor="text1"/>
          <w:sz w:val="20"/>
          <w:szCs w:val="20"/>
        </w:rPr>
        <w:t xml:space="preserve"> form</w:t>
      </w:r>
    </w:p>
    <w:p w14:paraId="7F479186" w14:textId="785F0756" w:rsidR="009F5637" w:rsidRDefault="009F5637" w:rsidP="009F5637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Add/Modify User Button</w:t>
      </w:r>
    </w:p>
    <w:p w14:paraId="70A9758F" w14:textId="30FD9A23" w:rsidR="009F5637" w:rsidRDefault="005B733A" w:rsidP="009F5637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Opens the Add/Modify user form</w:t>
      </w:r>
    </w:p>
    <w:p w14:paraId="0C0EFA00" w14:textId="63230BE2" w:rsidR="007719DC" w:rsidRDefault="007719DC" w:rsidP="007719DC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Backup to XML</w:t>
      </w:r>
    </w:p>
    <w:p w14:paraId="528BCDA5" w14:textId="6570B2D3" w:rsidR="007719DC" w:rsidRDefault="007719DC" w:rsidP="007719DC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Backs up what is in the context Database to XML</w:t>
      </w:r>
    </w:p>
    <w:p w14:paraId="2F892F15" w14:textId="162E0433" w:rsidR="001259BD" w:rsidRDefault="004C1A55" w:rsidP="001259BD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 Modify</w:t>
      </w:r>
    </w:p>
    <w:p w14:paraId="17178ACA" w14:textId="02B2D6E1" w:rsidR="004C1A55" w:rsidRDefault="004C1A55" w:rsidP="004C1A55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Admin Display</w:t>
      </w:r>
    </w:p>
    <w:p w14:paraId="21EA23AC" w14:textId="77BE4DAF" w:rsidR="00845CC8" w:rsidRDefault="00845CC8" w:rsidP="00845CC8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Displays a list of current admins and information</w:t>
      </w:r>
    </w:p>
    <w:p w14:paraId="5AB73ACB" w14:textId="75C2D2E4" w:rsidR="00E93EF1" w:rsidRDefault="00E93EF1" w:rsidP="00845CC8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Can delete selections</w:t>
      </w:r>
    </w:p>
    <w:p w14:paraId="435E7352" w14:textId="1C429A90" w:rsidR="00845CC8" w:rsidRDefault="00845CC8" w:rsidP="00845CC8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Student Display</w:t>
      </w:r>
    </w:p>
    <w:p w14:paraId="42303B83" w14:textId="1FB3DB39" w:rsidR="00845CC8" w:rsidRDefault="00845CC8" w:rsidP="00845CC8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Displays a list of current students and their information</w:t>
      </w:r>
    </w:p>
    <w:p w14:paraId="51EDDC51" w14:textId="098E4101" w:rsidR="00EF6FA3" w:rsidRDefault="00EF6FA3" w:rsidP="00845CC8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Can delete selections </w:t>
      </w:r>
    </w:p>
    <w:p w14:paraId="7B8AE8A8" w14:textId="0C7F7773" w:rsidR="00845CC8" w:rsidRDefault="00845CC8" w:rsidP="00845CC8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Professor Display</w:t>
      </w:r>
    </w:p>
    <w:p w14:paraId="1116240A" w14:textId="316066BB" w:rsidR="00845CC8" w:rsidRDefault="00845CC8" w:rsidP="00845CC8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Displays a list of current Professors</w:t>
      </w:r>
    </w:p>
    <w:p w14:paraId="5A51E395" w14:textId="60C5B445" w:rsidR="00EF6FA3" w:rsidRDefault="00EF6FA3" w:rsidP="00845CC8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delete sections</w:t>
      </w:r>
    </w:p>
    <w:p w14:paraId="10A8F425" w14:textId="65FC0B74" w:rsidR="002A4F6F" w:rsidRDefault="002A4F6F" w:rsidP="002A4F6F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 User Button</w:t>
      </w:r>
    </w:p>
    <w:p w14:paraId="03B03618" w14:textId="29199281" w:rsidR="002A4F6F" w:rsidRDefault="002A4F6F" w:rsidP="002A4F6F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Adds a user to the database</w:t>
      </w:r>
      <w:r w:rsidR="0003178B">
        <w:rPr>
          <w:color w:val="000000" w:themeColor="text1"/>
          <w:sz w:val="20"/>
          <w:szCs w:val="20"/>
        </w:rPr>
        <w:t xml:space="preserve"> based on the form generated</w:t>
      </w:r>
    </w:p>
    <w:p w14:paraId="55161B7B" w14:textId="1102BEF1" w:rsidR="00C63FF7" w:rsidRDefault="00C63FF7" w:rsidP="00C63FF7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Modify User</w:t>
      </w:r>
    </w:p>
    <w:p w14:paraId="3163E530" w14:textId="3F5D2BBE" w:rsidR="00C63FF7" w:rsidRDefault="00C63FF7" w:rsidP="00C63FF7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Modifies the currently selected user based on the form generated</w:t>
      </w:r>
    </w:p>
    <w:p w14:paraId="7463ED10" w14:textId="36A70B39" w:rsidR="00F626F8" w:rsidRDefault="005F2AD7" w:rsidP="00F626F8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 User</w:t>
      </w:r>
    </w:p>
    <w:p w14:paraId="756D2078" w14:textId="725A5D91" w:rsidR="00457696" w:rsidRDefault="00457696" w:rsidP="00457696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Radio Button Selector</w:t>
      </w:r>
    </w:p>
    <w:p w14:paraId="76838610" w14:textId="17A68535" w:rsidR="00457696" w:rsidRDefault="00457696" w:rsidP="00457696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Selects what type of user you are adding based on the radio button selection</w:t>
      </w:r>
      <w:r w:rsidR="00CD1072">
        <w:rPr>
          <w:color w:val="000000" w:themeColor="text1"/>
          <w:sz w:val="20"/>
          <w:szCs w:val="20"/>
        </w:rPr>
        <w:t xml:space="preserve"> and enables or disables </w:t>
      </w:r>
      <w:r w:rsidR="0061590A">
        <w:rPr>
          <w:color w:val="000000" w:themeColor="text1"/>
          <w:sz w:val="20"/>
          <w:szCs w:val="20"/>
        </w:rPr>
        <w:t>inputs</w:t>
      </w:r>
    </w:p>
    <w:p w14:paraId="416654A3" w14:textId="0760010C" w:rsidR="005F2AD7" w:rsidRDefault="00A0235F" w:rsidP="005F2AD7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Text box inputs</w:t>
      </w:r>
    </w:p>
    <w:p w14:paraId="0914E2E8" w14:textId="078E4753" w:rsidR="00A0235F" w:rsidRDefault="00D228DC" w:rsidP="00A0235F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First name and last name inputs for all users, Classes for Professors and Students</w:t>
      </w:r>
    </w:p>
    <w:p w14:paraId="7852FAFD" w14:textId="737849D9" w:rsidR="00D228DC" w:rsidRDefault="00D228DC" w:rsidP="00D228DC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 button</w:t>
      </w:r>
    </w:p>
    <w:p w14:paraId="68B5FEF1" w14:textId="33011B53" w:rsidR="00D228DC" w:rsidRDefault="00D228DC" w:rsidP="00D228DC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Adds a user to the database based on all other controls on the form.</w:t>
      </w:r>
    </w:p>
    <w:p w14:paraId="67717D90" w14:textId="4554ED17" w:rsidR="005F2AD7" w:rsidRDefault="005F2AD7" w:rsidP="005F2AD7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Modify User</w:t>
      </w:r>
    </w:p>
    <w:p w14:paraId="70DB9C66" w14:textId="2A4B85F4" w:rsidR="008A10F8" w:rsidRDefault="0000301C" w:rsidP="008A10F8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Fills the appropriate forms text boxes with current user information to be changed</w:t>
      </w:r>
      <w:r w:rsidR="00893AE0">
        <w:rPr>
          <w:color w:val="000000" w:themeColor="text1"/>
          <w:sz w:val="20"/>
          <w:szCs w:val="20"/>
        </w:rPr>
        <w:t xml:space="preserve"> with the Modify button in form.</w:t>
      </w:r>
    </w:p>
    <w:p w14:paraId="109084A3" w14:textId="51D70FBE" w:rsidR="005F2AD7" w:rsidRDefault="005F2AD7" w:rsidP="005F2AD7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 Course</w:t>
      </w:r>
    </w:p>
    <w:p w14:paraId="4283BD52" w14:textId="2A64B922" w:rsidR="00511543" w:rsidRDefault="00D35907" w:rsidP="00511543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Text </w:t>
      </w:r>
      <w:r w:rsidR="00CE4132">
        <w:rPr>
          <w:color w:val="000000" w:themeColor="text1"/>
          <w:sz w:val="20"/>
          <w:szCs w:val="20"/>
        </w:rPr>
        <w:t>B</w:t>
      </w:r>
      <w:r>
        <w:rPr>
          <w:color w:val="000000" w:themeColor="text1"/>
          <w:sz w:val="20"/>
          <w:szCs w:val="20"/>
        </w:rPr>
        <w:t xml:space="preserve">ox </w:t>
      </w:r>
      <w:r w:rsidR="00CE4132">
        <w:rPr>
          <w:color w:val="000000" w:themeColor="text1"/>
          <w:sz w:val="20"/>
          <w:szCs w:val="20"/>
        </w:rPr>
        <w:t>I</w:t>
      </w:r>
      <w:r>
        <w:rPr>
          <w:color w:val="000000" w:themeColor="text1"/>
          <w:sz w:val="20"/>
          <w:szCs w:val="20"/>
        </w:rPr>
        <w:t>nputs</w:t>
      </w:r>
    </w:p>
    <w:p w14:paraId="66BA301E" w14:textId="4295ECB3" w:rsidR="00D35907" w:rsidRDefault="006D5BE3" w:rsidP="00D35907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Inputs for various attributes of course class</w:t>
      </w:r>
    </w:p>
    <w:p w14:paraId="7B6CBB75" w14:textId="6E559C62" w:rsidR="00D35907" w:rsidRDefault="00D35907" w:rsidP="00511543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 course</w:t>
      </w:r>
    </w:p>
    <w:p w14:paraId="655D47DF" w14:textId="5EA5E68E" w:rsidR="00D35907" w:rsidRDefault="00F71027" w:rsidP="00D35907">
      <w:pPr>
        <w:pStyle w:val="ListParagraph"/>
        <w:numPr>
          <w:ilvl w:val="3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Gathers info from the </w:t>
      </w:r>
      <w:r w:rsidR="009C48C7">
        <w:rPr>
          <w:color w:val="000000" w:themeColor="text1"/>
          <w:sz w:val="20"/>
          <w:szCs w:val="20"/>
        </w:rPr>
        <w:t xml:space="preserve">inputs and </w:t>
      </w:r>
      <w:r w:rsidR="003D3925">
        <w:rPr>
          <w:color w:val="000000" w:themeColor="text1"/>
          <w:sz w:val="20"/>
          <w:szCs w:val="20"/>
        </w:rPr>
        <w:t>creates a new course and adds it to the database.</w:t>
      </w:r>
    </w:p>
    <w:p w14:paraId="35FB4DD7" w14:textId="191101FD" w:rsidR="005F2AD7" w:rsidRDefault="005F2AD7" w:rsidP="005F2AD7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Reports</w:t>
      </w:r>
    </w:p>
    <w:p w14:paraId="1AE7B812" w14:textId="2C123510" w:rsidR="1BD915A1" w:rsidRDefault="00F86F18" w:rsidP="00F86F18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Timeline:</w:t>
      </w:r>
    </w:p>
    <w:p w14:paraId="518A64B4" w14:textId="7CA94FC9" w:rsidR="009F4EF3" w:rsidRPr="009F4EF3" w:rsidRDefault="009F4EF3" w:rsidP="009F4EF3">
      <w:hyperlink r:id="rId16" w:history="1">
        <w:r>
          <w:rPr>
            <w:rStyle w:val="Hyperlink"/>
          </w:rPr>
          <w:t>https://github.com/francispoi93/Team09Project/commits/master</w:t>
        </w:r>
      </w:hyperlink>
    </w:p>
    <w:p w14:paraId="28CEBA27" w14:textId="5905283B" w:rsidR="00D973C2" w:rsidRPr="00D973C2" w:rsidRDefault="00D973C2" w:rsidP="00D973C2">
      <w:r>
        <w:rPr>
          <w:noProof/>
        </w:rPr>
        <w:lastRenderedPageBreak/>
        <w:drawing>
          <wp:inline distT="0" distB="0" distL="0" distR="0" wp14:anchorId="09C527B3" wp14:editId="0500285F">
            <wp:extent cx="4225290" cy="2636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180" t="14568" r="11806"/>
                    <a:stretch/>
                  </pic:blipFill>
                  <pic:spPr bwMode="auto">
                    <a:xfrm>
                      <a:off x="0" y="0"/>
                      <a:ext cx="422529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A63BC" wp14:editId="30879B52">
            <wp:extent cx="4229100" cy="252512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316" t="13798" r="12296" b="4347"/>
                    <a:stretch/>
                  </pic:blipFill>
                  <pic:spPr bwMode="auto">
                    <a:xfrm>
                      <a:off x="0" y="0"/>
                      <a:ext cx="4234946" cy="252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5B48C" wp14:editId="17D1E6C3">
            <wp:extent cx="4242547" cy="25768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317" t="13435" r="11846" b="3029"/>
                    <a:stretch/>
                  </pic:blipFill>
                  <pic:spPr bwMode="auto">
                    <a:xfrm>
                      <a:off x="0" y="0"/>
                      <a:ext cx="4247905" cy="258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CB78F8" wp14:editId="372ACA8F">
            <wp:extent cx="4244340" cy="2608729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5" t="13217" r="11846" b="2209"/>
                    <a:stretch/>
                  </pic:blipFill>
                  <pic:spPr bwMode="auto">
                    <a:xfrm>
                      <a:off x="0" y="0"/>
                      <a:ext cx="4251455" cy="261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53FF1" wp14:editId="582BC37E">
            <wp:extent cx="4242435" cy="50355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134" t="49459" r="11706" b="34199"/>
                    <a:stretch/>
                  </pic:blipFill>
                  <pic:spPr bwMode="auto">
                    <a:xfrm>
                      <a:off x="0" y="0"/>
                      <a:ext cx="4253396" cy="50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73C2" w:rsidRPr="00D973C2">
      <w:footerReference w:type="default" r:id="rId2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D043555" w16cex:dateUtc="2020-03-14T23:15:47.125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F9360" w14:textId="77777777" w:rsidR="000B3CC9" w:rsidRDefault="000B3CC9" w:rsidP="00C6554A">
      <w:pPr>
        <w:spacing w:before="0" w:after="0" w:line="240" w:lineRule="auto"/>
      </w:pPr>
      <w:r>
        <w:separator/>
      </w:r>
    </w:p>
  </w:endnote>
  <w:endnote w:type="continuationSeparator" w:id="0">
    <w:p w14:paraId="2DE1B452" w14:textId="77777777" w:rsidR="000B3CC9" w:rsidRDefault="000B3CC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3D71E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5D853C" w14:textId="77777777" w:rsidR="000B3CC9" w:rsidRDefault="000B3CC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A528CC7" w14:textId="77777777" w:rsidR="000B3CC9" w:rsidRDefault="000B3CC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"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48E3359"/>
    <w:multiLevelType w:val="hybridMultilevel"/>
    <w:tmpl w:val="0F9E9BEC"/>
    <w:lvl w:ilvl="0" w:tplc="5D3E8638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76DE8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542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E6F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905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246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3CDE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C203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68D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5E4873"/>
    <w:multiLevelType w:val="hybridMultilevel"/>
    <w:tmpl w:val="5546F8E0"/>
    <w:lvl w:ilvl="0" w:tplc="4E2EA5A4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033C8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FEC8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7E70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CA0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0A86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C48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6CEA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3AF0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220882"/>
    <w:multiLevelType w:val="hybridMultilevel"/>
    <w:tmpl w:val="0DB09B78"/>
    <w:lvl w:ilvl="0" w:tplc="13202478">
      <w:start w:val="1"/>
      <w:numFmt w:val="decimal"/>
      <w:lvlText w:val="%1."/>
      <w:lvlJc w:val="left"/>
      <w:pPr>
        <w:ind w:left="720" w:hanging="360"/>
      </w:pPr>
    </w:lvl>
    <w:lvl w:ilvl="1" w:tplc="7C7AE60A">
      <w:start w:val="1"/>
      <w:numFmt w:val="lowerLetter"/>
      <w:lvlText w:val="%2."/>
      <w:lvlJc w:val="left"/>
      <w:pPr>
        <w:ind w:left="1440" w:hanging="360"/>
      </w:pPr>
    </w:lvl>
    <w:lvl w:ilvl="2" w:tplc="1009000F">
      <w:start w:val="1"/>
      <w:numFmt w:val="decimal"/>
      <w:lvlText w:val="%3."/>
      <w:lvlJc w:val="left"/>
      <w:pPr>
        <w:ind w:left="2160" w:hanging="180"/>
      </w:pPr>
    </w:lvl>
    <w:lvl w:ilvl="3" w:tplc="575AB45E">
      <w:start w:val="1"/>
      <w:numFmt w:val="decimal"/>
      <w:lvlText w:val="%4."/>
      <w:lvlJc w:val="left"/>
      <w:pPr>
        <w:ind w:left="2880" w:hanging="360"/>
      </w:pPr>
    </w:lvl>
    <w:lvl w:ilvl="4" w:tplc="134CAA4E">
      <w:start w:val="1"/>
      <w:numFmt w:val="lowerLetter"/>
      <w:lvlText w:val="%5."/>
      <w:lvlJc w:val="left"/>
      <w:pPr>
        <w:ind w:left="3600" w:hanging="360"/>
      </w:pPr>
    </w:lvl>
    <w:lvl w:ilvl="5" w:tplc="EC367448">
      <w:start w:val="1"/>
      <w:numFmt w:val="lowerRoman"/>
      <w:lvlText w:val="%6."/>
      <w:lvlJc w:val="right"/>
      <w:pPr>
        <w:ind w:left="4320" w:hanging="180"/>
      </w:pPr>
    </w:lvl>
    <w:lvl w:ilvl="6" w:tplc="8A6253A0">
      <w:start w:val="1"/>
      <w:numFmt w:val="decimal"/>
      <w:lvlText w:val="%7."/>
      <w:lvlJc w:val="left"/>
      <w:pPr>
        <w:ind w:left="5040" w:hanging="360"/>
      </w:pPr>
    </w:lvl>
    <w:lvl w:ilvl="7" w:tplc="794CDB56">
      <w:start w:val="1"/>
      <w:numFmt w:val="lowerLetter"/>
      <w:lvlText w:val="%8."/>
      <w:lvlJc w:val="left"/>
      <w:pPr>
        <w:ind w:left="5760" w:hanging="360"/>
      </w:pPr>
    </w:lvl>
    <w:lvl w:ilvl="8" w:tplc="0DE0C4E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20D51"/>
    <w:multiLevelType w:val="hybridMultilevel"/>
    <w:tmpl w:val="22AA41C6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5D84482"/>
    <w:multiLevelType w:val="hybridMultilevel"/>
    <w:tmpl w:val="D4C2CA9E"/>
    <w:lvl w:ilvl="0" w:tplc="BC406C82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55EA7F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6EB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0809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87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982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4A68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88A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5EC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C83379"/>
    <w:multiLevelType w:val="hybridMultilevel"/>
    <w:tmpl w:val="C332083C"/>
    <w:lvl w:ilvl="0" w:tplc="4CC69A34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4B66D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F227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D6A0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0674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2CD1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DEA9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207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20F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C29AA"/>
    <w:multiLevelType w:val="hybridMultilevel"/>
    <w:tmpl w:val="449A1F56"/>
    <w:lvl w:ilvl="0" w:tplc="7502446A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1E842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94D1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A0B2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58B4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D2A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C4C6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1C4A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6EA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562741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E385DA6"/>
    <w:multiLevelType w:val="hybridMultilevel"/>
    <w:tmpl w:val="CA4C74D4"/>
    <w:lvl w:ilvl="0" w:tplc="8182B810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DC8C69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49F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2E2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4265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0EF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009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2E5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5E08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53287E"/>
    <w:multiLevelType w:val="hybridMultilevel"/>
    <w:tmpl w:val="229AB23C"/>
    <w:lvl w:ilvl="0" w:tplc="317CEA9C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1BE0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00F7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25F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AC59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82A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5658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E4F7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B45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7A6BE6"/>
    <w:multiLevelType w:val="hybridMultilevel"/>
    <w:tmpl w:val="2DE88374"/>
    <w:lvl w:ilvl="0" w:tplc="58B691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6869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4CAB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8C66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EE3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305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CE5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B4DA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AA1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5D68FA"/>
    <w:multiLevelType w:val="hybridMultilevel"/>
    <w:tmpl w:val="6568E660"/>
    <w:lvl w:ilvl="0" w:tplc="635C2B5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EF18EE"/>
    <w:multiLevelType w:val="hybridMultilevel"/>
    <w:tmpl w:val="2DD83D80"/>
    <w:lvl w:ilvl="0" w:tplc="B14AE8C2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03343A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70D5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E82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86AF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3CCC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C2B2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985A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B06B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321B10"/>
    <w:multiLevelType w:val="hybridMultilevel"/>
    <w:tmpl w:val="D27A2FC6"/>
    <w:lvl w:ilvl="0" w:tplc="6A98C72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56519B"/>
    <w:multiLevelType w:val="hybridMultilevel"/>
    <w:tmpl w:val="B69AA1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501388"/>
    <w:multiLevelType w:val="hybridMultilevel"/>
    <w:tmpl w:val="17E28520"/>
    <w:lvl w:ilvl="0" w:tplc="BE72AB68">
      <w:start w:val="1"/>
      <w:numFmt w:val="decimal"/>
      <w:lvlText w:val="%1."/>
      <w:lvlJc w:val="left"/>
      <w:pPr>
        <w:ind w:left="720" w:hanging="360"/>
      </w:pPr>
    </w:lvl>
    <w:lvl w:ilvl="1" w:tplc="29948458">
      <w:start w:val="1"/>
      <w:numFmt w:val="lowerLetter"/>
      <w:lvlText w:val="%2."/>
      <w:lvlJc w:val="left"/>
      <w:pPr>
        <w:ind w:left="1440" w:hanging="360"/>
      </w:pPr>
    </w:lvl>
    <w:lvl w:ilvl="2" w:tplc="B33EE5F0">
      <w:start w:val="1"/>
      <w:numFmt w:val="lowerRoman"/>
      <w:lvlText w:val="%3."/>
      <w:lvlJc w:val="right"/>
      <w:pPr>
        <w:ind w:left="2160" w:hanging="180"/>
      </w:pPr>
    </w:lvl>
    <w:lvl w:ilvl="3" w:tplc="E30C0278">
      <w:start w:val="1"/>
      <w:numFmt w:val="decimal"/>
      <w:lvlText w:val="%4."/>
      <w:lvlJc w:val="left"/>
      <w:pPr>
        <w:ind w:left="2880" w:hanging="360"/>
      </w:pPr>
    </w:lvl>
    <w:lvl w:ilvl="4" w:tplc="FA7876D6">
      <w:start w:val="1"/>
      <w:numFmt w:val="lowerLetter"/>
      <w:lvlText w:val="%5."/>
      <w:lvlJc w:val="left"/>
      <w:pPr>
        <w:ind w:left="3600" w:hanging="360"/>
      </w:pPr>
    </w:lvl>
    <w:lvl w:ilvl="5" w:tplc="58E6EBE0">
      <w:start w:val="1"/>
      <w:numFmt w:val="lowerRoman"/>
      <w:lvlText w:val="%6."/>
      <w:lvlJc w:val="right"/>
      <w:pPr>
        <w:ind w:left="4320" w:hanging="180"/>
      </w:pPr>
    </w:lvl>
    <w:lvl w:ilvl="6" w:tplc="A558AE5E">
      <w:start w:val="1"/>
      <w:numFmt w:val="decimal"/>
      <w:lvlText w:val="%7."/>
      <w:lvlJc w:val="left"/>
      <w:pPr>
        <w:ind w:left="5040" w:hanging="360"/>
      </w:pPr>
    </w:lvl>
    <w:lvl w:ilvl="7" w:tplc="CC00999A">
      <w:start w:val="1"/>
      <w:numFmt w:val="lowerLetter"/>
      <w:lvlText w:val="%8."/>
      <w:lvlJc w:val="left"/>
      <w:pPr>
        <w:ind w:left="5760" w:hanging="360"/>
      </w:pPr>
    </w:lvl>
    <w:lvl w:ilvl="8" w:tplc="50DC770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881A5D"/>
    <w:multiLevelType w:val="hybridMultilevel"/>
    <w:tmpl w:val="3AD672CC"/>
    <w:lvl w:ilvl="0" w:tplc="67B4E016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1"/>
  </w:num>
  <w:num w:numId="3">
    <w:abstractNumId w:val="12"/>
  </w:num>
  <w:num w:numId="4">
    <w:abstractNumId w:val="13"/>
  </w:num>
  <w:num w:numId="5">
    <w:abstractNumId w:val="22"/>
  </w:num>
  <w:num w:numId="6">
    <w:abstractNumId w:val="18"/>
  </w:num>
  <w:num w:numId="7">
    <w:abstractNumId w:val="23"/>
  </w:num>
  <w:num w:numId="8">
    <w:abstractNumId w:val="14"/>
  </w:num>
  <w:num w:numId="9">
    <w:abstractNumId w:val="19"/>
  </w:num>
  <w:num w:numId="10">
    <w:abstractNumId w:val="25"/>
  </w:num>
  <w:num w:numId="11">
    <w:abstractNumId w:val="16"/>
  </w:num>
  <w:num w:numId="12">
    <w:abstractNumId w:val="9"/>
  </w:num>
  <w:num w:numId="13">
    <w:abstractNumId w:val="8"/>
  </w:num>
  <w:num w:numId="14">
    <w:abstractNumId w:val="8"/>
  </w:num>
  <w:num w:numId="15">
    <w:abstractNumId w:val="9"/>
  </w:num>
  <w:num w:numId="16">
    <w:abstractNumId w:val="17"/>
  </w:num>
  <w:num w:numId="17">
    <w:abstractNumId w:val="10"/>
  </w:num>
  <w:num w:numId="18">
    <w:abstractNumId w:val="11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27"/>
  </w:num>
  <w:num w:numId="28">
    <w:abstractNumId w:val="29"/>
  </w:num>
  <w:num w:numId="29">
    <w:abstractNumId w:val="26"/>
  </w:num>
  <w:num w:numId="30">
    <w:abstractNumId w:val="24"/>
  </w:num>
  <w:num w:numId="31">
    <w:abstractNumId w:val="15"/>
  </w:num>
  <w:num w:numId="32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illings, Greg A.">
    <w15:presenceInfo w15:providerId="AD" w15:userId="S::billingsg@student.douglascollege.ca::aa6b9e14-7dda-4387-baa8-5513d1edba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2A6"/>
    <w:rsid w:val="00001924"/>
    <w:rsid w:val="0000301C"/>
    <w:rsid w:val="0001210B"/>
    <w:rsid w:val="00025654"/>
    <w:rsid w:val="0003178B"/>
    <w:rsid w:val="00036862"/>
    <w:rsid w:val="00066C3F"/>
    <w:rsid w:val="00094F40"/>
    <w:rsid w:val="000B3CC9"/>
    <w:rsid w:val="000D5E56"/>
    <w:rsid w:val="001259BD"/>
    <w:rsid w:val="00135FE8"/>
    <w:rsid w:val="001528B0"/>
    <w:rsid w:val="00164F15"/>
    <w:rsid w:val="00186CF7"/>
    <w:rsid w:val="00193A94"/>
    <w:rsid w:val="001B25F6"/>
    <w:rsid w:val="001D6099"/>
    <w:rsid w:val="001E0C3C"/>
    <w:rsid w:val="002037E1"/>
    <w:rsid w:val="00214304"/>
    <w:rsid w:val="00214A74"/>
    <w:rsid w:val="00215FAE"/>
    <w:rsid w:val="00243DB6"/>
    <w:rsid w:val="00243EB7"/>
    <w:rsid w:val="002554CD"/>
    <w:rsid w:val="00260E3E"/>
    <w:rsid w:val="002902A8"/>
    <w:rsid w:val="00293B83"/>
    <w:rsid w:val="002A46B2"/>
    <w:rsid w:val="002A4F6F"/>
    <w:rsid w:val="002B4294"/>
    <w:rsid w:val="002D64A1"/>
    <w:rsid w:val="002F64A3"/>
    <w:rsid w:val="00331F04"/>
    <w:rsid w:val="00333D0D"/>
    <w:rsid w:val="003641FA"/>
    <w:rsid w:val="00372DEF"/>
    <w:rsid w:val="00377942"/>
    <w:rsid w:val="003D3925"/>
    <w:rsid w:val="00441F2B"/>
    <w:rsid w:val="00457696"/>
    <w:rsid w:val="0046738C"/>
    <w:rsid w:val="004758ED"/>
    <w:rsid w:val="004C049F"/>
    <w:rsid w:val="004C1A55"/>
    <w:rsid w:val="005000E2"/>
    <w:rsid w:val="00511543"/>
    <w:rsid w:val="00535C54"/>
    <w:rsid w:val="0054054A"/>
    <w:rsid w:val="00542C7B"/>
    <w:rsid w:val="00543310"/>
    <w:rsid w:val="005552C1"/>
    <w:rsid w:val="005A2DB6"/>
    <w:rsid w:val="005B733A"/>
    <w:rsid w:val="005C72FD"/>
    <w:rsid w:val="005F0BD1"/>
    <w:rsid w:val="005F2AD7"/>
    <w:rsid w:val="0061590A"/>
    <w:rsid w:val="00672B4C"/>
    <w:rsid w:val="0069486B"/>
    <w:rsid w:val="006A3CE7"/>
    <w:rsid w:val="006B4D0D"/>
    <w:rsid w:val="006B5EBF"/>
    <w:rsid w:val="006B7DF6"/>
    <w:rsid w:val="006D3AC3"/>
    <w:rsid w:val="006D5BE3"/>
    <w:rsid w:val="007648B4"/>
    <w:rsid w:val="007719DC"/>
    <w:rsid w:val="007B03FD"/>
    <w:rsid w:val="007F5BD0"/>
    <w:rsid w:val="00806302"/>
    <w:rsid w:val="00811CF3"/>
    <w:rsid w:val="0082261B"/>
    <w:rsid w:val="00845CC8"/>
    <w:rsid w:val="00870CB2"/>
    <w:rsid w:val="00893AE0"/>
    <w:rsid w:val="008A10F8"/>
    <w:rsid w:val="008A48D5"/>
    <w:rsid w:val="008F304C"/>
    <w:rsid w:val="009076B5"/>
    <w:rsid w:val="009A456A"/>
    <w:rsid w:val="009C48C7"/>
    <w:rsid w:val="009F4EF3"/>
    <w:rsid w:val="009F5637"/>
    <w:rsid w:val="00A0235F"/>
    <w:rsid w:val="00A22FB3"/>
    <w:rsid w:val="00A43584"/>
    <w:rsid w:val="00A93D03"/>
    <w:rsid w:val="00AE601A"/>
    <w:rsid w:val="00B20AF4"/>
    <w:rsid w:val="00B6087B"/>
    <w:rsid w:val="00BA7DB9"/>
    <w:rsid w:val="00BE4711"/>
    <w:rsid w:val="00BF71E5"/>
    <w:rsid w:val="00C04399"/>
    <w:rsid w:val="00C106EA"/>
    <w:rsid w:val="00C253C0"/>
    <w:rsid w:val="00C63FF7"/>
    <w:rsid w:val="00C6554A"/>
    <w:rsid w:val="00C75C06"/>
    <w:rsid w:val="00C91C62"/>
    <w:rsid w:val="00CA7125"/>
    <w:rsid w:val="00CB248A"/>
    <w:rsid w:val="00CC1BC9"/>
    <w:rsid w:val="00CC2F12"/>
    <w:rsid w:val="00CD1072"/>
    <w:rsid w:val="00CE4132"/>
    <w:rsid w:val="00CF0BCD"/>
    <w:rsid w:val="00D1222D"/>
    <w:rsid w:val="00D2133B"/>
    <w:rsid w:val="00D228DC"/>
    <w:rsid w:val="00D31E69"/>
    <w:rsid w:val="00D34D77"/>
    <w:rsid w:val="00D35907"/>
    <w:rsid w:val="00D451E2"/>
    <w:rsid w:val="00D80777"/>
    <w:rsid w:val="00D973C2"/>
    <w:rsid w:val="00DC6D0B"/>
    <w:rsid w:val="00DF2790"/>
    <w:rsid w:val="00DF3DB8"/>
    <w:rsid w:val="00E006F2"/>
    <w:rsid w:val="00E10F8E"/>
    <w:rsid w:val="00E41020"/>
    <w:rsid w:val="00E90DBA"/>
    <w:rsid w:val="00E93EF1"/>
    <w:rsid w:val="00EA170C"/>
    <w:rsid w:val="00EC707E"/>
    <w:rsid w:val="00ED7182"/>
    <w:rsid w:val="00ED7C44"/>
    <w:rsid w:val="00EF22ED"/>
    <w:rsid w:val="00EF393C"/>
    <w:rsid w:val="00EF6FA3"/>
    <w:rsid w:val="00F102A6"/>
    <w:rsid w:val="00F52F2D"/>
    <w:rsid w:val="00F56A7E"/>
    <w:rsid w:val="00F626F8"/>
    <w:rsid w:val="00F71027"/>
    <w:rsid w:val="00F854EC"/>
    <w:rsid w:val="00F86F18"/>
    <w:rsid w:val="00F873FA"/>
    <w:rsid w:val="00FA4993"/>
    <w:rsid w:val="00FD6A04"/>
    <w:rsid w:val="0EBD8CF1"/>
    <w:rsid w:val="150C648F"/>
    <w:rsid w:val="1BD915A1"/>
    <w:rsid w:val="2AF6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3C449"/>
  <w15:chartTrackingRefBased/>
  <w15:docId w15:val="{582CDE0F-E70D-41AB-8CA1-CD388AE75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15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14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377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7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8a2d26a40cf84957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francispoi93/Team09Project/commits/master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ucidchart.com/invitations/accept/c242a653-1e07-41f3-8311-0bb3a399eebd" TargetMode="External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egory\AppData\Local\Microsoft\Office\16.0\DTS\en-US%7b41301D10-9D31-491C-A97C-09A16B4FFFA4%7d\%7bF7D4ADA7-8791-4AB0-9D7E-551D0CCB9155%7dtf02835058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25952D78B2674B889F6E1813AB4237" ma:contentTypeVersion="0" ma:contentTypeDescription="Create a new document." ma:contentTypeScope="" ma:versionID="e53872957d0ad15f1d8b92506aafb07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0f739247b4107c1f3c898d972fc718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7BE265-4CA4-48A8-B97A-6B21350CF6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E31CB3-C31E-4B82-84A5-2D76F7ACBA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4080D8-2A0E-475A-A4C8-2A7D4C5A17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{F7D4ADA7-8791-4AB0-9D7E-551D0CCB9155}tf02835058.dotx</Template>
  <TotalTime>1078</TotalTime>
  <Pages>7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</dc:creator>
  <cp:keywords/>
  <dc:description/>
  <cp:lastModifiedBy>Billings, Greg A.</cp:lastModifiedBy>
  <cp:revision>95</cp:revision>
  <dcterms:created xsi:type="dcterms:W3CDTF">2020-04-12T00:34:00Z</dcterms:created>
  <dcterms:modified xsi:type="dcterms:W3CDTF">2020-04-12T18:28:00Z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0x0101009825952D78B2674B889F6E1813AB4237</vt:lpwstr>
  </property>
</Properties>
</file>